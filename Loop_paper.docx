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880" w:rsidRPr="005B6A4D" w:rsidRDefault="00A53446">
      <w:pPr>
        <w:rPr>
          <w:rFonts w:asciiTheme="majorHAnsi" w:hAnsiTheme="majorHAnsi"/>
          <w:rPrChange w:id="0" w:author="Iwan Roberts" w:date="2016-03-11T11:03:00Z">
            <w:rPr/>
          </w:rPrChange>
        </w:rPr>
      </w:pPr>
      <w:ins w:id="1" w:author="Jack" w:date="2016-03-11T12:20:00Z">
        <w:r>
          <w:rPr>
            <w:rFonts w:asciiTheme="majorHAnsi" w:hAnsiTheme="majorHAnsi"/>
            <w:noProof/>
          </w:rPr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2362200</wp:posOffset>
              </wp:positionH>
              <wp:positionV relativeFrom="paragraph">
                <wp:posOffset>-1247775</wp:posOffset>
              </wp:positionV>
              <wp:extent cx="5730240" cy="3581400"/>
              <wp:effectExtent l="19050" t="0" r="3810" b="0"/>
              <wp:wrapNone/>
              <wp:docPr id="9" name="Picture 9" descr="C:\Users\Jack\AppData\Local\Microsoft\Windows\INetCache\IE\Y3FAMKHW\la_fot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Jack\AppData\Local\Microsoft\Windows\INetCache\IE\Y3FAMKHW\la_foto[1].JPG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581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ins w:id="2" w:author="Jack" w:date="2016-03-11T12:19:00Z">
        <w:r>
          <w:rPr>
            <w:rFonts w:asciiTheme="majorHAnsi" w:hAnsiTheme="majorHAnsi"/>
            <w:noProof/>
          </w:rPr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-933450</wp:posOffset>
              </wp:positionH>
              <wp:positionV relativeFrom="paragraph">
                <wp:posOffset>-561975</wp:posOffset>
              </wp:positionV>
              <wp:extent cx="4238625" cy="2647950"/>
              <wp:effectExtent l="19050" t="0" r="9525" b="0"/>
              <wp:wrapNone/>
              <wp:docPr id="5" name="Picture 5" descr="C:\Users\Jack\AppData\Local\Microsoft\Windows\INetCache\IE\KO2GV4J8\HD-Cute-Animals-rabbits-kissing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ack\AppData\Local\Microsoft\Windows\INetCache\IE\KO2GV4J8\HD-Cute-Animals-rabbits-kissing[1].jpg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38625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2B362F" w:rsidRPr="002B362F">
        <w:rPr>
          <w:rFonts w:asciiTheme="majorHAnsi" w:hAnsiTheme="majorHAnsi"/>
          <w:rPrChange w:id="3" w:author="Iwan Roberts" w:date="2016-03-11T11:03:00Z">
            <w:rPr/>
          </w:rPrChange>
        </w:rPr>
        <w:t>Author: Iwan Roberts,</w:t>
      </w:r>
      <w:del w:id="4" w:author="Iwan Roberts" w:date="2016-03-11T11:01:00Z">
        <w:r w:rsidR="002B362F" w:rsidRPr="002B362F">
          <w:rPr>
            <w:rFonts w:asciiTheme="majorHAnsi" w:hAnsiTheme="majorHAnsi"/>
            <w:rPrChange w:id="5" w:author="Iwan Roberts" w:date="2016-03-11T11:03:00Z">
              <w:rPr/>
            </w:rPrChange>
          </w:rPr>
          <w:delText xml:space="preserve"> Mike</w:delText>
        </w:r>
      </w:del>
    </w:p>
    <w:p w:rsidR="00774880" w:rsidRPr="005B6A4D" w:rsidRDefault="00A53446">
      <w:pPr>
        <w:rPr>
          <w:rFonts w:asciiTheme="majorHAnsi" w:hAnsiTheme="majorHAnsi"/>
          <w:rPrChange w:id="6" w:author="Iwan Roberts" w:date="2016-03-11T11:03:00Z">
            <w:rPr/>
          </w:rPrChange>
        </w:rPr>
      </w:pPr>
      <w:ins w:id="7" w:author="Jack" w:date="2016-03-11T12:18:00Z">
        <w:r>
          <w:rPr>
            <w:rFonts w:asciiTheme="majorHAnsi" w:hAnsiTheme="majorHAnsi"/>
            <w:noProof/>
          </w:rPr>
          <w:drawing>
            <wp:anchor distT="0" distB="0" distL="114300" distR="114300" simplePos="0" relativeHeight="251658752" behindDoc="0" locked="0" layoutInCell="1" allowOverlap="1" wp14:anchorId="6AED2AFA" wp14:editId="2796A265">
              <wp:simplePos x="0" y="0"/>
              <wp:positionH relativeFrom="column">
                <wp:posOffset>4484370</wp:posOffset>
              </wp:positionH>
              <wp:positionV relativeFrom="paragraph">
                <wp:posOffset>257175</wp:posOffset>
              </wp:positionV>
              <wp:extent cx="3190875" cy="1790700"/>
              <wp:effectExtent l="247650" t="571500" r="219075" b="552450"/>
              <wp:wrapNone/>
              <wp:docPr id="4" name="Picture 4" descr="C:\Users\Jack\AppData\Local\Microsoft\Windows\INetCache\IE\Y3FAMKHW\20130723_02_010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ack\AppData\Local\Microsoft\Windows\INetCache\IE\Y3FAMKHW\20130723_02_010[1].jp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 rot="1450824">
                        <a:off x="0" y="0"/>
                        <a:ext cx="3190875" cy="1790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2B362F" w:rsidRPr="002B362F">
        <w:rPr>
          <w:rFonts w:asciiTheme="majorHAnsi" w:hAnsiTheme="majorHAnsi"/>
          <w:rPrChange w:id="8" w:author="Iwan Roberts" w:date="2016-03-11T11:03:00Z">
            <w:rPr/>
          </w:rPrChange>
        </w:rPr>
        <w:t>Title: Paper about loops in Python</w:t>
      </w:r>
    </w:p>
    <w:p w:rsidR="00774880" w:rsidRPr="005B6A4D" w:rsidDel="007E66C1" w:rsidRDefault="00EC7338">
      <w:pPr>
        <w:rPr>
          <w:del w:id="9" w:author="Iwan Roberts" w:date="2016-03-11T13:35:00Z"/>
          <w:rFonts w:asciiTheme="majorHAnsi" w:hAnsiTheme="majorHAnsi"/>
          <w:rPrChange w:id="10" w:author="Iwan Roberts" w:date="2016-03-11T11:03:00Z">
            <w:rPr>
              <w:del w:id="11" w:author="Iwan Roberts" w:date="2016-03-11T13:35:00Z"/>
            </w:rPr>
          </w:rPrChange>
        </w:rPr>
      </w:pPr>
      <w:ins w:id="12" w:author="Jack" w:date="2016-03-11T12:18:00Z">
        <w:del w:id="13" w:author="Iwan Roberts" w:date="2016-03-11T13:25:00Z">
          <w:r w:rsidDel="00EC7338"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7728" behindDoc="0" locked="0" layoutInCell="1" allowOverlap="1" wp14:anchorId="41A99DD2" wp14:editId="2318664B">
                <wp:simplePos x="0" y="0"/>
                <wp:positionH relativeFrom="column">
                  <wp:posOffset>3831590</wp:posOffset>
                </wp:positionH>
                <wp:positionV relativeFrom="paragraph">
                  <wp:posOffset>2192020</wp:posOffset>
                </wp:positionV>
                <wp:extent cx="345440" cy="662940"/>
                <wp:effectExtent l="0" t="0" r="0" b="0"/>
                <wp:wrapNone/>
                <wp:docPr id="3" name="Picture 3" descr="C:\Users\Jack\AppData\Local\Microsoft\Windows\INetCache\IE\3HW2241U\jackalope_by_vampyneo[1]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Jack\AppData\Local\Microsoft\Windows\INetCache\IE\3HW2241U\jackalope_by_vampyneo[1]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/>
                        <a:srcRect l="-7488" r="100000" b="80846"/>
                        <a:stretch/>
                      </pic:blipFill>
                      <pic:spPr bwMode="auto">
                        <a:xfrm rot="1695748">
                          <a:off x="0" y="0"/>
                          <a:ext cx="345440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del>
      </w:ins>
      <w:ins w:id="14" w:author="Iwan Roberts" w:date="2016-03-11T13:22:00Z">
        <w:r w:rsidR="007E66C1">
          <w:rPr>
            <w:rFonts w:asciiTheme="majorHAnsi" w:hAnsiTheme="majorHAnsi"/>
            <w:noProof/>
          </w:rPr>
          <w:pict>
            <v:shapetype id="_x0000_t154" coordsize="21600,21600" o:spt="154" adj="9600" path="m0@2l21600,m,21600l21600@0e">
              <v:formulas>
                <v:f eqn="val #0"/>
                <v:f eqn="sum 21600 0 #0"/>
                <v:f eqn="prod @1 1 4"/>
                <v:f eqn="prod #0 1 2"/>
                <v:f eqn="prod @2 1 2"/>
                <v:f eqn="sum @3 10800 0"/>
                <v:f eqn="sum @4 10800 0"/>
                <v:f eqn="sum @0 21600 @2"/>
                <v:f eqn="prod @7 1 2"/>
              </v:formulas>
              <v:path textpathok="t" o:connecttype="custom" o:connectlocs="10800,@4;0,@6;10800,@5;21600,@3" o:connectangles="270,180,90,0"/>
              <v:textpath on="t" fitshape="t"/>
              <v:handles>
                <v:h position="bottomRight,#0" yrange="6171,21600"/>
              </v:handles>
              <o:lock v:ext="edit" text="t" shapetype="t"/>
            </v:shapetype>
            <v:shape id="_x0000_i1025" type="#_x0000_t154" style="width:213pt;height:207pt" fillcolor="#ffe701">
              <v:fill r:id="rId9" o:title="" color2="#fe3e02" focusposition="1,1" focussize="" focus="100%" type="gradient"/>
              <v:stroke r:id="rId9" o:title=""/>
              <v:shadow color="#868686"/>
              <o:extrusion v:ext="view" color="#f60" on="t" rotationangle="18,18" viewpoint="0,0" viewpointorigin="0,0" skewangle="0" skewamt="0" brightness="4000f" lightposition=",50000" lightlevel="52000f" lightlevel2="14000f" type="perspective" lightharsh2="t"/>
              <v:textpath style="font-family:&quot;Impact&quot;;v-text-kern:t" trim="t" fitpath="t" string="Collaboration!&#10;&#10;Green Sticky"/>
            </v:shape>
          </w:pict>
        </w:r>
      </w:ins>
      <w:ins w:id="15" w:author="Jack" w:date="2016-03-11T12:18:00Z">
        <w:del w:id="16" w:author="Iwan Roberts" w:date="2016-03-11T13:25:00Z">
          <w:r w:rsidR="00A53446" w:rsidDel="00EC7338"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5680" behindDoc="0" locked="0" layoutInCell="1" allowOverlap="1" wp14:anchorId="3D938CC5" wp14:editId="608C248D">
                <wp:simplePos x="0" y="0"/>
                <wp:positionH relativeFrom="column">
                  <wp:posOffset>-752475</wp:posOffset>
                </wp:positionH>
                <wp:positionV relativeFrom="paragraph">
                  <wp:posOffset>209550</wp:posOffset>
                </wp:positionV>
                <wp:extent cx="5010150" cy="3128010"/>
                <wp:effectExtent l="457200" t="1047750" r="438150" b="1043940"/>
                <wp:wrapNone/>
                <wp:docPr id="1" name="Picture 2" descr="C:\Users\Jack\AppData\Local\Microsoft\Windows\INetCache\IE\KO2GV4J8\10287213544_8ca472c44e_z[1]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Jack\AppData\Local\Microsoft\Windows\INetCache\IE\KO2GV4J8\10287213544_8ca472c44e_z[1]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 bwMode="auto">
                        <a:xfrm rot="19775877">
                          <a:off x="0" y="0"/>
                          <a:ext cx="5010150" cy="3128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del>
      </w:ins>
    </w:p>
    <w:p w:rsidR="00774880" w:rsidRPr="005B6A4D" w:rsidRDefault="002B362F" w:rsidP="007E66C1">
      <w:pPr>
        <w:rPr>
          <w:rFonts w:asciiTheme="majorHAnsi" w:hAnsiTheme="majorHAnsi"/>
          <w:rPrChange w:id="17" w:author="Iwan Roberts" w:date="2016-03-11T11:03:00Z">
            <w:rPr/>
          </w:rPrChange>
        </w:rPr>
        <w:pPrChange w:id="18" w:author="Iwan Roberts" w:date="2016-03-11T13:35:00Z">
          <w:pPr>
            <w:pStyle w:val="ListParagraph"/>
            <w:numPr>
              <w:numId w:val="1"/>
            </w:numPr>
            <w:ind w:hanging="360"/>
          </w:pPr>
        </w:pPrChange>
      </w:pPr>
      <w:r w:rsidRPr="002B362F">
        <w:rPr>
          <w:rFonts w:asciiTheme="majorHAnsi" w:hAnsiTheme="majorHAnsi"/>
          <w:rPrChange w:id="19" w:author="Iwan Roberts" w:date="2016-03-11T11:03:00Z">
            <w:rPr/>
          </w:rPrChange>
        </w:rPr>
        <w:t>Intro</w:t>
      </w:r>
    </w:p>
    <w:p w:rsidR="00774880" w:rsidRPr="005B6A4D" w:rsidRDefault="002B362F" w:rsidP="00774880">
      <w:pPr>
        <w:pStyle w:val="ListParagraph"/>
        <w:numPr>
          <w:ilvl w:val="0"/>
          <w:numId w:val="1"/>
        </w:numPr>
        <w:rPr>
          <w:ins w:id="20" w:author="Iwan Roberts" w:date="2016-03-11T11:02:00Z"/>
          <w:rFonts w:asciiTheme="majorHAnsi" w:hAnsiTheme="majorHAnsi"/>
          <w:rPrChange w:id="21" w:author="Iwan Roberts" w:date="2016-03-11T11:03:00Z">
            <w:rPr>
              <w:ins w:id="22" w:author="Iwan Roberts" w:date="2016-03-11T11:02:00Z"/>
            </w:rPr>
          </w:rPrChange>
        </w:rPr>
      </w:pPr>
      <w:del w:id="23" w:author="Iwan Roberts" w:date="2016-03-11T13:25:00Z">
        <w:r w:rsidRPr="002B362F" w:rsidDel="00EC7338">
          <w:rPr>
            <w:rFonts w:asciiTheme="majorHAnsi" w:hAnsiTheme="majorHAnsi"/>
            <w:rPrChange w:id="24" w:author="Iwan Roberts" w:date="2016-03-11T11:03:00Z">
              <w:rPr/>
            </w:rPrChange>
          </w:rPr>
          <w:delText>L</w:delText>
        </w:r>
      </w:del>
      <w:r w:rsidRPr="002B362F">
        <w:rPr>
          <w:rFonts w:asciiTheme="majorHAnsi" w:hAnsiTheme="majorHAnsi"/>
          <w:rPrChange w:id="25" w:author="Iwan Roberts" w:date="2016-03-11T11:03:00Z">
            <w:rPr/>
          </w:rPrChange>
        </w:rPr>
        <w:t>it review</w:t>
      </w:r>
    </w:p>
    <w:p w:rsidR="000F71AD" w:rsidRPr="000F71AD" w:rsidRDefault="002B362F">
      <w:pPr>
        <w:pStyle w:val="ListParagraph"/>
        <w:numPr>
          <w:ilvl w:val="1"/>
          <w:numId w:val="1"/>
        </w:numPr>
        <w:rPr>
          <w:rFonts w:asciiTheme="majorHAnsi" w:hAnsiTheme="majorHAnsi"/>
          <w:rPrChange w:id="26" w:author="Iwan Roberts" w:date="2016-03-11T11:03:00Z">
            <w:rPr/>
          </w:rPrChange>
        </w:rPr>
        <w:pPrChange w:id="27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28" w:author="Iwan Roberts" w:date="2016-03-11T11:02:00Z">
        <w:r w:rsidRPr="002B362F">
          <w:rPr>
            <w:rFonts w:asciiTheme="majorHAnsi" w:hAnsiTheme="majorHAnsi"/>
            <w:rPrChange w:id="29" w:author="Iwan Roberts" w:date="2016-03-11T11:03:00Z">
              <w:rPr/>
            </w:rPrChange>
          </w:rPr>
          <w:t>Lots of references</w:t>
        </w:r>
      </w:ins>
    </w:p>
    <w:p w:rsidR="00774880" w:rsidRPr="005B6A4D" w:rsidRDefault="002B362F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30" w:author="Iwan Roberts" w:date="2016-03-11T11:03:00Z">
            <w:rPr/>
          </w:rPrChange>
        </w:rPr>
      </w:pPr>
      <w:r w:rsidRPr="002B362F">
        <w:rPr>
          <w:rFonts w:asciiTheme="majorHAnsi" w:hAnsiTheme="majorHAnsi"/>
          <w:rPrChange w:id="31" w:author="Iwan Roberts" w:date="2016-03-11T11:03:00Z">
            <w:rPr/>
          </w:rPrChange>
        </w:rPr>
        <w:t>Analysis</w:t>
      </w:r>
    </w:p>
    <w:p w:rsidR="00932005" w:rsidRPr="005B6A4D" w:rsidRDefault="002B362F" w:rsidP="00774880">
      <w:pPr>
        <w:pStyle w:val="ListParagraph"/>
        <w:numPr>
          <w:ilvl w:val="0"/>
          <w:numId w:val="1"/>
        </w:numPr>
        <w:rPr>
          <w:ins w:id="32" w:author="Iwan Roberts" w:date="2016-03-11T11:02:00Z"/>
          <w:rFonts w:asciiTheme="majorHAnsi" w:hAnsiTheme="majorHAnsi"/>
          <w:rPrChange w:id="33" w:author="Iwan Roberts" w:date="2016-03-11T11:03:00Z">
            <w:rPr>
              <w:ins w:id="34" w:author="Iwan Roberts" w:date="2016-03-11T11:02:00Z"/>
            </w:rPr>
          </w:rPrChange>
        </w:rPr>
      </w:pPr>
      <w:r w:rsidRPr="002B362F">
        <w:rPr>
          <w:rFonts w:asciiTheme="majorHAnsi" w:hAnsiTheme="majorHAnsi"/>
          <w:rPrChange w:id="35" w:author="Iwan Roberts" w:date="2016-03-11T11:03:00Z">
            <w:rPr/>
          </w:rPrChange>
        </w:rPr>
        <w:t>Conclusions</w:t>
      </w:r>
    </w:p>
    <w:p w:rsidR="000F71AD" w:rsidRPr="000F71AD" w:rsidRDefault="00663AC3">
      <w:pPr>
        <w:pStyle w:val="ListParagraph"/>
        <w:numPr>
          <w:ilvl w:val="1"/>
          <w:numId w:val="1"/>
        </w:numPr>
        <w:rPr>
          <w:rFonts w:asciiTheme="majorHAnsi" w:hAnsiTheme="majorHAnsi"/>
          <w:rPrChange w:id="36" w:author="Iwan Roberts" w:date="2016-03-11T11:03:00Z">
            <w:rPr/>
          </w:rPrChange>
        </w:rPr>
        <w:pPrChange w:id="37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38" w:author="Iwan Roberts" w:date="2016-03-11T11:02:00Z">
        <w:r w:rsidRPr="00663AC3">
          <w:rPr>
            <w:rFonts w:asciiTheme="majorHAnsi" w:hAnsiTheme="majorHAnsi"/>
          </w:rPr>
          <w:t xml:space="preserve">No useful </w:t>
        </w:r>
        <w:proofErr w:type="spellStart"/>
        <w:r w:rsidRPr="00663AC3">
          <w:rPr>
            <w:rFonts w:asciiTheme="majorHAnsi" w:hAnsiTheme="majorHAnsi"/>
          </w:rPr>
          <w:t>concl</w:t>
        </w:r>
      </w:ins>
      <w:bookmarkStart w:id="39" w:name="_GoBack"/>
      <w:proofErr w:type="spellEnd"/>
      <w:ins w:id="40" w:author="Iwan Roberts" w:date="2016-03-11T13:35:00Z">
        <w:r w:rsidR="007E66C1">
          <w:rPr>
            <w:rFonts w:asciiTheme="majorHAnsi" w:hAnsiTheme="majorHAnsi"/>
            <w:noProof/>
          </w:rPr>
          <w:pict>
            <v:shapetype id="_x0000_t158" coordsize="21600,21600" o:spt="158" adj="1404,10800" path="m@37@0c@38@3@39@1@40@0@41@3@42@1@43@0m@30@4c@31@5@32@6@33@4@34@5@35@6@36@4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1 3"/>
                <v:f eqn="prod @8 2 3"/>
                <v:f eqn="prod @8 4 3"/>
                <v:f eqn="prod @8 5 3"/>
                <v:f eqn="prod @8 2 1"/>
                <v:f eqn="sum 21600 0 @9"/>
                <v:f eqn="sum 21600 0 @10"/>
                <v:f eqn="sum 21600 0 @8"/>
                <v:f eqn="sum 21600 0 @11"/>
                <v:f eqn="sum 21600 0 @12"/>
                <v:f eqn="sum 21600 0 @13"/>
                <v:f eqn="prod #1 1 3"/>
                <v:f eqn="prod #1 2 3"/>
                <v:f eqn="prod #1 4 3"/>
                <v:f eqn="prod #1 5 3"/>
                <v:f eqn="prod #1 2 1"/>
                <v:f eqn="sum 21600 0 @20"/>
                <v:f eqn="sum 21600 0 @21"/>
                <v:f eqn="sum 21600 0 @22"/>
                <v:f eqn="sum 21600 0 @23"/>
                <v:f eqn="sum 21600 0 @24"/>
                <v:f eqn="if @7 @19 0"/>
                <v:f eqn="if @7 @18 @20"/>
                <v:f eqn="if @7 @17 @21"/>
                <v:f eqn="if @7 @16 #1"/>
                <v:f eqn="if @7 @15 @22"/>
                <v:f eqn="if @7 @14 @23"/>
                <v:f eqn="if @7 21600 @24"/>
                <v:f eqn="if @7 0 @29"/>
                <v:f eqn="if @7 @9 @28"/>
                <v:f eqn="if @7 @10 @27"/>
                <v:f eqn="if @7 @8 @8"/>
                <v:f eqn="if @7 @11 @26"/>
                <v:f eqn="if @7 @12 @25"/>
                <v:f eqn="if @7 @13 21600"/>
                <v:f eqn="sum @36 0 @30"/>
                <v:f eqn="sum @4 0 @0"/>
                <v:f eqn="max @30 @37"/>
                <v:f eqn="min @36 @43"/>
                <v:f eqn="prod @0 2 1"/>
                <v:f eqn="sum 21600 0 @48"/>
                <v:f eqn="mid @36 @43"/>
                <v:f eqn="mid @30 @37"/>
              </v:formulas>
              <v:path textpathok="t" o:connecttype="custom" o:connectlocs="@40,@0;@51,10800;@33,@4;@50,10800" o:connectangles="270,180,90,0"/>
              <v:textpath on="t" fitshape="t" xscale="t"/>
              <v:handles>
                <v:h position="topLeft,#0" yrange="0,2229"/>
                <v:h position="#1,bottomRight" xrange="8640,12960"/>
              </v:handles>
              <o:lock v:ext="edit" text="t" shapetype="t"/>
            </v:shapetype>
            <v:shape id="_x0000_i1026" type="#_x0000_t158" style="width:349.5pt;height:51.75pt" fillcolor="#3cf" strokecolor="#009" strokeweight="1pt">
              <v:fill r:id="rId9" o:title=""/>
              <v:stroke r:id="rId9" o:title=""/>
              <v:shadow on="t" color="#009" offset="7pt,-7pt"/>
              <v:textpath style="font-family:&quot;Impact&quot;;v-text-spacing:52429f;v-text-kern:t" trim="t" fitpath="t" xscale="f" string="I'm all green and sticky!"/>
            </v:shape>
          </w:pict>
        </w:r>
      </w:ins>
      <w:bookmarkEnd w:id="39"/>
      <w:ins w:id="41" w:author="Iwan Roberts" w:date="2016-03-11T13:23:00Z">
        <w:r>
          <w:rPr>
            <w:rFonts w:asciiTheme="majorHAnsi" w:hAnsiTheme="majorHAnsi"/>
            <w:noProof/>
          </w:rPr>
          <w:drawing>
            <wp:inline distT="0" distB="0" distL="0" distR="0" wp14:anchorId="288FCB47" wp14:editId="2F763238">
              <wp:extent cx="7665720" cy="1672176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06746" cy="168112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  <w:proofErr w:type="spellStart"/>
      <w:ins w:id="42" w:author="Iwan Roberts" w:date="2016-03-11T11:02:00Z">
        <w:r w:rsidR="002B362F" w:rsidRPr="002B362F">
          <w:rPr>
            <w:rFonts w:asciiTheme="majorHAnsi" w:hAnsiTheme="majorHAnsi"/>
            <w:rPrChange w:id="43" w:author="Iwan Roberts" w:date="2016-03-11T11:03:00Z">
              <w:rPr/>
            </w:rPrChange>
          </w:rPr>
          <w:t>ons</w:t>
        </w:r>
      </w:ins>
      <w:proofErr w:type="spellEnd"/>
    </w:p>
    <w:p w:rsidR="00932005" w:rsidRPr="005B6A4D" w:rsidRDefault="002B362F" w:rsidP="00932005">
      <w:pPr>
        <w:rPr>
          <w:ins w:id="44" w:author="Iwan Roberts" w:date="2016-03-11T11:02:00Z"/>
          <w:rFonts w:asciiTheme="majorHAnsi" w:hAnsiTheme="majorHAnsi"/>
          <w:b/>
          <w:rPrChange w:id="45" w:author="Iwan Roberts" w:date="2016-03-11T11:03:00Z">
            <w:rPr>
              <w:ins w:id="46" w:author="Iwan Roberts" w:date="2016-03-11T11:02:00Z"/>
              <w:b/>
            </w:rPr>
          </w:rPrChange>
        </w:rPr>
      </w:pPr>
      <w:r w:rsidRPr="002B362F">
        <w:rPr>
          <w:rFonts w:asciiTheme="majorHAnsi" w:hAnsiTheme="majorHAnsi"/>
          <w:b/>
          <w:rPrChange w:id="47" w:author="Iwan Roberts" w:date="2016-03-11T11:03:00Z">
            <w:rPr>
              <w:b/>
            </w:rPr>
          </w:rPrChange>
        </w:rPr>
        <w:t>References</w:t>
      </w:r>
    </w:p>
    <w:p w:rsidR="005B6A4D" w:rsidRPr="00B46509" w:rsidRDefault="00A53446" w:rsidP="00932005">
      <w:pPr>
        <w:rPr>
          <w:b/>
        </w:rPr>
      </w:pPr>
      <w:ins w:id="48" w:author="Jack" w:date="2016-03-11T11:49:00Z">
        <w:r>
          <w:rPr>
            <w:rFonts w:asciiTheme="majorHAnsi" w:hAnsiTheme="majorHAnsi"/>
            <w:noProof/>
            <w:rPrChange w:id="49">
              <w:rPr>
                <w:noProof/>
              </w:rPr>
            </w:rPrChange>
          </w:rPr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19050</wp:posOffset>
              </wp:positionH>
              <wp:positionV relativeFrom="paragraph">
                <wp:posOffset>42545</wp:posOffset>
              </wp:positionV>
              <wp:extent cx="5730240" cy="4572000"/>
              <wp:effectExtent l="19050" t="0" r="3810" b="0"/>
              <wp:wrapNone/>
              <wp:docPr id="2" name="Picture 2" descr="C:\Users\Jack\AppData\Local\Microsoft\Windows\INetCache\IE\Y3FAMKHW\Dogs_and_Puppies_Fascinatingly_kids_dinosaurs_optical_illusions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Y3FAMKHW\Dogs_and_Puppies_Fascinatingly_kids_dinosaurs_optical_illusions[1]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457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p w:rsidR="00774880" w:rsidRDefault="00A53446" w:rsidP="00774880">
      <w:pPr>
        <w:ind w:left="360"/>
      </w:pPr>
      <w:ins w:id="50" w:author="Jack" w:date="2016-03-11T12:19:00Z">
        <w:r>
          <w:rPr>
            <w:noProof/>
          </w:rPr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4972050</wp:posOffset>
              </wp:positionH>
              <wp:positionV relativeFrom="paragraph">
                <wp:posOffset>1828482</wp:posOffset>
              </wp:positionV>
              <wp:extent cx="3333750" cy="2505075"/>
              <wp:effectExtent l="19050" t="0" r="0" b="0"/>
              <wp:wrapNone/>
              <wp:docPr id="8" name="Picture 8" descr="C:\Users\Jack\AppData\Local\Microsoft\Windows\INetCache\IE\KO2GV4J8\Anak_kucing_siam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Jack\AppData\Local\Microsoft\Windows\INetCache\IE\KO2GV4J8\Anak_kucing_siam[1].jp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3750" cy="2505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</w:rPr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3038475</wp:posOffset>
              </wp:positionH>
              <wp:positionV relativeFrom="paragraph">
                <wp:posOffset>3633470</wp:posOffset>
              </wp:positionV>
              <wp:extent cx="5727700" cy="4295775"/>
              <wp:effectExtent l="19050" t="0" r="6350" b="0"/>
              <wp:wrapNone/>
              <wp:docPr id="7" name="Picture 7" descr="C:\Users\Jack\AppData\Local\Microsoft\Windows\INetCache\IE\3HW2241U\2722442937_432af07a24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Jack\AppData\Local\Microsoft\Windows\INetCache\IE\3HW2241U\2722442937_432af07a24[1].jp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7700" cy="429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</w:rPr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-1467485</wp:posOffset>
              </wp:positionH>
              <wp:positionV relativeFrom="paragraph">
                <wp:posOffset>1776095</wp:posOffset>
              </wp:positionV>
              <wp:extent cx="5725160" cy="5724525"/>
              <wp:effectExtent l="19050" t="0" r="8890" b="0"/>
              <wp:wrapNone/>
              <wp:docPr id="6" name="Picture 6" descr="C:\Users\Jack\AppData\Local\Microsoft\Windows\INetCache\IE\DLYXTU4K\20130723_02_006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Jack\AppData\Local\Microsoft\Windows\INetCache\IE\DLYXTU4K\20130723_02_006[1].jpg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572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sectPr w:rsidR="00774880" w:rsidSect="00BE1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9A1B3F"/>
    <w:multiLevelType w:val="hybridMultilevel"/>
    <w:tmpl w:val="D944C5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wan Roberts">
    <w15:presenceInfo w15:providerId="Windows Live" w15:userId="f69304d2b3a937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74880"/>
    <w:rsid w:val="000311C6"/>
    <w:rsid w:val="00097E7C"/>
    <w:rsid w:val="000C21E0"/>
    <w:rsid w:val="000E4407"/>
    <w:rsid w:val="000F71AD"/>
    <w:rsid w:val="00110352"/>
    <w:rsid w:val="001628C2"/>
    <w:rsid w:val="001771C6"/>
    <w:rsid w:val="001B1635"/>
    <w:rsid w:val="001E1D9C"/>
    <w:rsid w:val="00203232"/>
    <w:rsid w:val="002053ED"/>
    <w:rsid w:val="00212866"/>
    <w:rsid w:val="00214004"/>
    <w:rsid w:val="00231946"/>
    <w:rsid w:val="00236ECA"/>
    <w:rsid w:val="00241D0A"/>
    <w:rsid w:val="00261224"/>
    <w:rsid w:val="00270286"/>
    <w:rsid w:val="00272C78"/>
    <w:rsid w:val="002748D0"/>
    <w:rsid w:val="002A016B"/>
    <w:rsid w:val="002A1ED3"/>
    <w:rsid w:val="002B362F"/>
    <w:rsid w:val="002C643A"/>
    <w:rsid w:val="002D2EB0"/>
    <w:rsid w:val="002D614E"/>
    <w:rsid w:val="002D757C"/>
    <w:rsid w:val="002F79FB"/>
    <w:rsid w:val="0033354B"/>
    <w:rsid w:val="00350DD9"/>
    <w:rsid w:val="00353850"/>
    <w:rsid w:val="003A1E60"/>
    <w:rsid w:val="003E2CD7"/>
    <w:rsid w:val="00422D17"/>
    <w:rsid w:val="004534FB"/>
    <w:rsid w:val="004870FF"/>
    <w:rsid w:val="004A1D5F"/>
    <w:rsid w:val="004A4E84"/>
    <w:rsid w:val="004E17E7"/>
    <w:rsid w:val="00514B33"/>
    <w:rsid w:val="0051597C"/>
    <w:rsid w:val="00524529"/>
    <w:rsid w:val="00531316"/>
    <w:rsid w:val="00556622"/>
    <w:rsid w:val="00581169"/>
    <w:rsid w:val="00584CEB"/>
    <w:rsid w:val="00586BD5"/>
    <w:rsid w:val="005B6A4D"/>
    <w:rsid w:val="005C0D31"/>
    <w:rsid w:val="005D5975"/>
    <w:rsid w:val="005F05A1"/>
    <w:rsid w:val="006011D4"/>
    <w:rsid w:val="006132CD"/>
    <w:rsid w:val="00626F50"/>
    <w:rsid w:val="00640BAF"/>
    <w:rsid w:val="00662148"/>
    <w:rsid w:val="00663AC3"/>
    <w:rsid w:val="006704E2"/>
    <w:rsid w:val="0069414E"/>
    <w:rsid w:val="006B51F7"/>
    <w:rsid w:val="006D1DD1"/>
    <w:rsid w:val="00716B84"/>
    <w:rsid w:val="00726759"/>
    <w:rsid w:val="00727DBA"/>
    <w:rsid w:val="007642A7"/>
    <w:rsid w:val="00765488"/>
    <w:rsid w:val="00774880"/>
    <w:rsid w:val="007C1032"/>
    <w:rsid w:val="007E66C1"/>
    <w:rsid w:val="00814CFC"/>
    <w:rsid w:val="00815260"/>
    <w:rsid w:val="008356C9"/>
    <w:rsid w:val="00841099"/>
    <w:rsid w:val="00881A48"/>
    <w:rsid w:val="00885422"/>
    <w:rsid w:val="008943EF"/>
    <w:rsid w:val="008A438B"/>
    <w:rsid w:val="008E51A2"/>
    <w:rsid w:val="00903CAF"/>
    <w:rsid w:val="00911ED6"/>
    <w:rsid w:val="00932005"/>
    <w:rsid w:val="00932A05"/>
    <w:rsid w:val="00962BCC"/>
    <w:rsid w:val="00963773"/>
    <w:rsid w:val="0098484C"/>
    <w:rsid w:val="0098512F"/>
    <w:rsid w:val="009B522C"/>
    <w:rsid w:val="009D07DF"/>
    <w:rsid w:val="009D1D67"/>
    <w:rsid w:val="009F511F"/>
    <w:rsid w:val="00A06EAC"/>
    <w:rsid w:val="00A53446"/>
    <w:rsid w:val="00A87751"/>
    <w:rsid w:val="00A9799E"/>
    <w:rsid w:val="00AA751A"/>
    <w:rsid w:val="00AE6D86"/>
    <w:rsid w:val="00AE7ADD"/>
    <w:rsid w:val="00B119DD"/>
    <w:rsid w:val="00B15619"/>
    <w:rsid w:val="00B205CA"/>
    <w:rsid w:val="00B46509"/>
    <w:rsid w:val="00B85810"/>
    <w:rsid w:val="00BD3EC7"/>
    <w:rsid w:val="00BD4B88"/>
    <w:rsid w:val="00BE0446"/>
    <w:rsid w:val="00BE1614"/>
    <w:rsid w:val="00BE2D20"/>
    <w:rsid w:val="00BF49A0"/>
    <w:rsid w:val="00C22CA6"/>
    <w:rsid w:val="00C34554"/>
    <w:rsid w:val="00C6268C"/>
    <w:rsid w:val="00C867DD"/>
    <w:rsid w:val="00C93B35"/>
    <w:rsid w:val="00CA27B6"/>
    <w:rsid w:val="00CC7782"/>
    <w:rsid w:val="00CD3D97"/>
    <w:rsid w:val="00CD466F"/>
    <w:rsid w:val="00D01D71"/>
    <w:rsid w:val="00D30436"/>
    <w:rsid w:val="00D56498"/>
    <w:rsid w:val="00DE77AC"/>
    <w:rsid w:val="00DF24D9"/>
    <w:rsid w:val="00E40181"/>
    <w:rsid w:val="00E64E49"/>
    <w:rsid w:val="00EC7338"/>
    <w:rsid w:val="00F16E99"/>
    <w:rsid w:val="00F314F9"/>
    <w:rsid w:val="00F34BAC"/>
    <w:rsid w:val="00F62289"/>
    <w:rsid w:val="00F902F3"/>
    <w:rsid w:val="00F94D30"/>
    <w:rsid w:val="00FB17A4"/>
    <w:rsid w:val="00FB4BB7"/>
    <w:rsid w:val="00FD3B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F2C60E-DFF8-4C1B-BCC4-1A8F00B47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A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Roberts</dc:creator>
  <cp:keywords/>
  <dc:description/>
  <cp:lastModifiedBy>Iwan Roberts</cp:lastModifiedBy>
  <cp:revision>11</cp:revision>
  <dcterms:created xsi:type="dcterms:W3CDTF">2016-03-11T09:56:00Z</dcterms:created>
  <dcterms:modified xsi:type="dcterms:W3CDTF">2016-03-11T13:35:00Z</dcterms:modified>
</cp:coreProperties>
</file>