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4880" w:rsidRPr="005B6A4D" w:rsidRDefault="006E791A">
      <w:pPr>
        <w:rPr>
          <w:rFonts w:asciiTheme="majorHAnsi" w:hAnsiTheme="majorHAnsi"/>
          <w:rPrChange w:id="0" w:author="Iwan Roberts" w:date="2016-03-11T11:03:00Z">
            <w:rPr/>
          </w:rPrChange>
        </w:rPr>
      </w:pPr>
      <w:ins w:id="1" w:author="Jack" w:date="2016-03-11T12:20:00Z">
        <w:r>
          <w:rPr>
            <w:rFonts w:asciiTheme="majorHAnsi" w:hAnsiTheme="majorHAnsi"/>
            <w:noProof/>
            <w:lang w:eastAsia="en-GB"/>
            <w:rPrChange w:id="2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55166" behindDoc="0" locked="0" layoutInCell="1" allowOverlap="1">
              <wp:simplePos x="0" y="0"/>
              <wp:positionH relativeFrom="column">
                <wp:posOffset>2362200</wp:posOffset>
              </wp:positionH>
              <wp:positionV relativeFrom="paragraph">
                <wp:posOffset>-1247775</wp:posOffset>
              </wp:positionV>
              <wp:extent cx="5730240" cy="3581400"/>
              <wp:effectExtent l="19050" t="0" r="3810" b="0"/>
              <wp:wrapNone/>
              <wp:docPr id="9" name="Picture 9" descr="C:\Users\Jack\AppData\Local\Microsoft\Windows\INetCache\IE\Y3FAMKHW\la_foto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C:\Users\Jack\AppData\Local\Microsoft\Windows\INetCache\IE\Y3FAMKHW\la_foto[1].JPG"/>
                      <pic:cNvPicPr>
                        <a:picLocks noChangeAspect="1" noChangeArrowheads="1"/>
                      </pic:cNvPicPr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35814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ins w:id="3" w:author="Jack" w:date="2016-03-11T12:19:00Z">
        <w:r>
          <w:rPr>
            <w:rFonts w:asciiTheme="majorHAnsi" w:hAnsiTheme="majorHAnsi"/>
            <w:noProof/>
            <w:lang w:eastAsia="en-GB"/>
            <w:rPrChange w:id="4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-933450</wp:posOffset>
              </wp:positionH>
              <wp:positionV relativeFrom="paragraph">
                <wp:posOffset>-561975</wp:posOffset>
              </wp:positionV>
              <wp:extent cx="4238625" cy="2647950"/>
              <wp:effectExtent l="19050" t="0" r="9525" b="0"/>
              <wp:wrapNone/>
              <wp:docPr id="5" name="Picture 5" descr="C:\Users\Jack\AppData\Local\Microsoft\Windows\INetCache\IE\KO2GV4J8\HD-Cute-Animals-rabbits-kissing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Jack\AppData\Local\Microsoft\Windows\INetCache\IE\KO2GV4J8\HD-Cute-Animals-rabbits-kissing[1].jpg"/>
                      <pic:cNvPicPr>
                        <a:picLocks noChangeAspect="1" noChangeArrowheads="1"/>
                      </pic:cNvPicPr>
                    </pic:nvPicPr>
                    <pic:blipFill>
                      <a:blip r:embed="rId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238625" cy="26479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917C58" w:rsidRPr="00917C58">
        <w:rPr>
          <w:rFonts w:asciiTheme="majorHAnsi" w:hAnsiTheme="majorHAnsi"/>
          <w:rPrChange w:id="5" w:author="Iwan Roberts" w:date="2016-03-11T11:03:00Z">
            <w:rPr/>
          </w:rPrChange>
        </w:rPr>
        <w:t>Author: Iwan Roberts,</w:t>
      </w:r>
      <w:del w:id="6" w:author="Iwan Roberts" w:date="2016-03-11T11:01:00Z">
        <w:r w:rsidR="00917C58" w:rsidRPr="00917C58">
          <w:rPr>
            <w:rFonts w:asciiTheme="majorHAnsi" w:hAnsiTheme="majorHAnsi"/>
            <w:rPrChange w:id="7" w:author="Iwan Roberts" w:date="2016-03-11T11:03:00Z">
              <w:rPr/>
            </w:rPrChange>
          </w:rPr>
          <w:delText xml:space="preserve"> Mike</w:delText>
        </w:r>
      </w:del>
    </w:p>
    <w:p w:rsidR="00774880" w:rsidRPr="005B6A4D" w:rsidRDefault="006E791A">
      <w:pPr>
        <w:rPr>
          <w:rFonts w:asciiTheme="majorHAnsi" w:hAnsiTheme="majorHAnsi"/>
          <w:rPrChange w:id="8" w:author="Iwan Roberts" w:date="2016-03-11T11:03:00Z">
            <w:rPr/>
          </w:rPrChange>
        </w:rPr>
      </w:pPr>
      <w:ins w:id="9" w:author="Jack" w:date="2016-03-11T12:18:00Z">
        <w:r>
          <w:rPr>
            <w:rFonts w:asciiTheme="majorHAnsi" w:hAnsiTheme="majorHAnsi"/>
            <w:noProof/>
            <w:lang w:eastAsia="en-GB"/>
            <w:rPrChange w:id="10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4484370</wp:posOffset>
              </wp:positionH>
              <wp:positionV relativeFrom="paragraph">
                <wp:posOffset>257175</wp:posOffset>
              </wp:positionV>
              <wp:extent cx="3190875" cy="1790700"/>
              <wp:effectExtent l="247650" t="571500" r="219075" b="552450"/>
              <wp:wrapNone/>
              <wp:docPr id="4" name="Picture 4" descr="C:\Users\Jack\AppData\Local\Microsoft\Windows\INetCache\IE\Y3FAMKHW\20130723_02_010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Jack\AppData\Local\Microsoft\Windows\INetCache\IE\Y3FAMKHW\20130723_02_010[1].jpg"/>
                      <pic:cNvPicPr>
                        <a:picLocks noChangeAspect="1" noChangeArrowheads="1"/>
                      </pic:cNvPicPr>
                    </pic:nvPicPr>
                    <pic:blipFill>
                      <a:blip r:embed="rId7" cstate="print"/>
                      <a:srcRect/>
                      <a:stretch>
                        <a:fillRect/>
                      </a:stretch>
                    </pic:blipFill>
                    <pic:spPr bwMode="auto">
                      <a:xfrm rot="1450824">
                        <a:off x="0" y="0"/>
                        <a:ext cx="3190875" cy="1790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917C58" w:rsidRPr="00917C58">
        <w:rPr>
          <w:rFonts w:asciiTheme="majorHAnsi" w:hAnsiTheme="majorHAnsi"/>
          <w:rPrChange w:id="11" w:author="Iwan Roberts" w:date="2016-03-11T11:03:00Z">
            <w:rPr/>
          </w:rPrChange>
        </w:rPr>
        <w:t>Title: Paper about loops in Python</w:t>
      </w:r>
    </w:p>
    <w:p w:rsidR="00774880" w:rsidRPr="005B6A4D" w:rsidRDefault="006E791A">
      <w:pPr>
        <w:rPr>
          <w:rFonts w:asciiTheme="majorHAnsi" w:hAnsiTheme="majorHAnsi"/>
          <w:rPrChange w:id="12" w:author="Iwan Roberts" w:date="2016-03-11T11:03:00Z">
            <w:rPr/>
          </w:rPrChange>
        </w:rPr>
      </w:pPr>
      <w:ins w:id="13" w:author="Jack" w:date="2016-03-11T12:18:00Z">
        <w:r>
          <w:rPr>
            <w:rFonts w:asciiTheme="majorHAnsi" w:hAnsiTheme="majorHAnsi"/>
            <w:noProof/>
            <w:lang w:eastAsia="en-GB"/>
            <w:rPrChange w:id="14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-752475</wp:posOffset>
              </wp:positionH>
              <wp:positionV relativeFrom="paragraph">
                <wp:posOffset>209550</wp:posOffset>
              </wp:positionV>
              <wp:extent cx="5010150" cy="3128010"/>
              <wp:effectExtent l="457200" t="1047750" r="438150" b="1043940"/>
              <wp:wrapNone/>
              <wp:docPr id="1" name="Picture 2" descr="C:\Users\Jack\AppData\Local\Microsoft\Windows\INetCache\IE\KO2GV4J8\10287213544_8ca472c44e_z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ack\AppData\Local\Microsoft\Windows\INetCache\IE\KO2GV4J8\10287213544_8ca472c44e_z[1].jpg"/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 bwMode="auto">
                      <a:xfrm rot="19775877">
                        <a:off x="0" y="0"/>
                        <a:ext cx="5010150" cy="31280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</w:p>
    <w:p w:rsidR="00774880" w:rsidRPr="005B6A4D" w:rsidRDefault="00917C58" w:rsidP="00774880">
      <w:pPr>
        <w:pStyle w:val="ListParagraph"/>
        <w:numPr>
          <w:ilvl w:val="0"/>
          <w:numId w:val="1"/>
        </w:numPr>
        <w:rPr>
          <w:rFonts w:asciiTheme="majorHAnsi" w:hAnsiTheme="majorHAnsi"/>
          <w:rPrChange w:id="15" w:author="Iwan Roberts" w:date="2016-03-11T11:03:00Z">
            <w:rPr/>
          </w:rPrChange>
        </w:rPr>
      </w:pPr>
      <w:r w:rsidRPr="00917C58">
        <w:rPr>
          <w:rFonts w:asciiTheme="majorHAnsi" w:hAnsiTheme="majorHAnsi"/>
          <w:rPrChange w:id="16" w:author="Iwan Roberts" w:date="2016-03-11T11:03:00Z">
            <w:rPr/>
          </w:rPrChange>
        </w:rPr>
        <w:t>Intro</w:t>
      </w:r>
    </w:p>
    <w:p w:rsidR="00774880" w:rsidRPr="005B6A4D" w:rsidRDefault="006E791A" w:rsidP="00774880">
      <w:pPr>
        <w:pStyle w:val="ListParagraph"/>
        <w:numPr>
          <w:ilvl w:val="0"/>
          <w:numId w:val="1"/>
        </w:numPr>
        <w:rPr>
          <w:ins w:id="17" w:author="Iwan Roberts" w:date="2016-03-11T11:02:00Z"/>
          <w:rFonts w:asciiTheme="majorHAnsi" w:hAnsiTheme="majorHAnsi"/>
          <w:rPrChange w:id="18" w:author="Iwan Roberts" w:date="2016-03-11T11:03:00Z">
            <w:rPr>
              <w:ins w:id="19" w:author="Iwan Roberts" w:date="2016-03-11T11:02:00Z"/>
            </w:rPr>
          </w:rPrChange>
        </w:rPr>
      </w:pPr>
      <w:ins w:id="20" w:author="Jack" w:date="2016-03-11T12:18:00Z">
        <w:r>
          <w:rPr>
            <w:rFonts w:asciiTheme="majorHAnsi" w:hAnsiTheme="majorHAnsi"/>
            <w:noProof/>
            <w:lang w:eastAsia="en-GB"/>
            <w:rPrChange w:id="21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3219450</wp:posOffset>
              </wp:positionH>
              <wp:positionV relativeFrom="paragraph">
                <wp:posOffset>159385</wp:posOffset>
              </wp:positionV>
              <wp:extent cx="4617720" cy="3461385"/>
              <wp:effectExtent l="571500" t="895350" r="487680" b="882015"/>
              <wp:wrapNone/>
              <wp:docPr id="3" name="Picture 3" descr="C:\Users\Jack\AppData\Local\Microsoft\Windows\INetCache\IE\3HW2241U\jackalope_by_vampyneo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Jack\AppData\Local\Microsoft\Windows\INetCache\IE\3HW2241U\jackalope_by_vampyneo[1].jpg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 bwMode="auto">
                      <a:xfrm rot="1695748">
                        <a:off x="0" y="0"/>
                        <a:ext cx="4617720" cy="34613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r w:rsidR="00917C58" w:rsidRPr="00917C58">
        <w:rPr>
          <w:rFonts w:asciiTheme="majorHAnsi" w:hAnsiTheme="majorHAnsi"/>
          <w:rPrChange w:id="22" w:author="Iwan Roberts" w:date="2016-03-11T11:03:00Z">
            <w:rPr/>
          </w:rPrChange>
        </w:rPr>
        <w:t>Lit review</w:t>
      </w:r>
    </w:p>
    <w:p w:rsidR="00000000" w:rsidRDefault="00917C58">
      <w:pPr>
        <w:pStyle w:val="ListParagraph"/>
        <w:numPr>
          <w:ilvl w:val="1"/>
          <w:numId w:val="1"/>
        </w:numPr>
        <w:rPr>
          <w:rFonts w:asciiTheme="majorHAnsi" w:hAnsiTheme="majorHAnsi"/>
          <w:rPrChange w:id="23" w:author="Iwan Roberts" w:date="2016-03-11T11:03:00Z">
            <w:rPr/>
          </w:rPrChange>
        </w:rPr>
        <w:pPrChange w:id="24" w:author="Iwan Roberts" w:date="2016-03-11T11:02:00Z">
          <w:pPr>
            <w:pStyle w:val="ListParagraph"/>
            <w:numPr>
              <w:numId w:val="1"/>
            </w:numPr>
            <w:ind w:hanging="360"/>
          </w:pPr>
        </w:pPrChange>
      </w:pPr>
      <w:ins w:id="25" w:author="Iwan Roberts" w:date="2016-03-11T11:02:00Z">
        <w:r w:rsidRPr="00917C58">
          <w:rPr>
            <w:rFonts w:asciiTheme="majorHAnsi" w:hAnsiTheme="majorHAnsi"/>
            <w:rPrChange w:id="26" w:author="Iwan Roberts" w:date="2016-03-11T11:03:00Z">
              <w:rPr/>
            </w:rPrChange>
          </w:rPr>
          <w:t>Lots of references</w:t>
        </w:r>
      </w:ins>
    </w:p>
    <w:p w:rsidR="00774880" w:rsidRPr="005B6A4D" w:rsidRDefault="00917C58" w:rsidP="00774880">
      <w:pPr>
        <w:pStyle w:val="ListParagraph"/>
        <w:numPr>
          <w:ilvl w:val="0"/>
          <w:numId w:val="1"/>
        </w:numPr>
        <w:rPr>
          <w:rFonts w:asciiTheme="majorHAnsi" w:hAnsiTheme="majorHAnsi"/>
          <w:rPrChange w:id="27" w:author="Iwan Roberts" w:date="2016-03-11T11:03:00Z">
            <w:rPr/>
          </w:rPrChange>
        </w:rPr>
      </w:pPr>
      <w:r w:rsidRPr="00917C58">
        <w:rPr>
          <w:rFonts w:asciiTheme="majorHAnsi" w:hAnsiTheme="majorHAnsi"/>
          <w:rPrChange w:id="28" w:author="Iwan Roberts" w:date="2016-03-11T11:03:00Z">
            <w:rPr/>
          </w:rPrChange>
        </w:rPr>
        <w:t>Analysis</w:t>
      </w:r>
    </w:p>
    <w:p w:rsidR="00932005" w:rsidRPr="005B6A4D" w:rsidRDefault="00917C58" w:rsidP="00774880">
      <w:pPr>
        <w:pStyle w:val="ListParagraph"/>
        <w:numPr>
          <w:ilvl w:val="0"/>
          <w:numId w:val="1"/>
        </w:numPr>
        <w:rPr>
          <w:ins w:id="29" w:author="Iwan Roberts" w:date="2016-03-11T11:02:00Z"/>
          <w:rFonts w:asciiTheme="majorHAnsi" w:hAnsiTheme="majorHAnsi"/>
          <w:rPrChange w:id="30" w:author="Iwan Roberts" w:date="2016-03-11T11:03:00Z">
            <w:rPr>
              <w:ins w:id="31" w:author="Iwan Roberts" w:date="2016-03-11T11:02:00Z"/>
            </w:rPr>
          </w:rPrChange>
        </w:rPr>
      </w:pPr>
      <w:r w:rsidRPr="00917C58">
        <w:rPr>
          <w:rFonts w:asciiTheme="majorHAnsi" w:hAnsiTheme="majorHAnsi"/>
          <w:rPrChange w:id="32" w:author="Iwan Roberts" w:date="2016-03-11T11:03:00Z">
            <w:rPr/>
          </w:rPrChange>
        </w:rPr>
        <w:t>Conclusions</w:t>
      </w:r>
    </w:p>
    <w:p w:rsidR="00000000" w:rsidRDefault="00917C58">
      <w:pPr>
        <w:pStyle w:val="ListParagraph"/>
        <w:numPr>
          <w:ilvl w:val="1"/>
          <w:numId w:val="1"/>
        </w:numPr>
        <w:rPr>
          <w:rFonts w:asciiTheme="majorHAnsi" w:hAnsiTheme="majorHAnsi"/>
          <w:rPrChange w:id="33" w:author="Iwan Roberts" w:date="2016-03-11T11:03:00Z">
            <w:rPr/>
          </w:rPrChange>
        </w:rPr>
        <w:pPrChange w:id="34" w:author="Iwan Roberts" w:date="2016-03-11T11:02:00Z">
          <w:pPr>
            <w:pStyle w:val="ListParagraph"/>
            <w:numPr>
              <w:numId w:val="1"/>
            </w:numPr>
            <w:ind w:hanging="360"/>
          </w:pPr>
        </w:pPrChange>
      </w:pPr>
      <w:ins w:id="35" w:author="Iwan Roberts" w:date="2016-03-11T11:02:00Z">
        <w:r w:rsidRPr="00917C58">
          <w:rPr>
            <w:rFonts w:asciiTheme="majorHAnsi" w:hAnsiTheme="majorHAnsi"/>
            <w:rPrChange w:id="36" w:author="Iwan Roberts" w:date="2016-03-11T11:03:00Z">
              <w:rPr/>
            </w:rPrChange>
          </w:rPr>
          <w:t>No useful conclusions</w:t>
        </w:r>
      </w:ins>
    </w:p>
    <w:p w:rsidR="00932005" w:rsidRPr="005B6A4D" w:rsidRDefault="00917C58" w:rsidP="00932005">
      <w:pPr>
        <w:rPr>
          <w:ins w:id="37" w:author="Iwan Roberts" w:date="2016-03-11T11:02:00Z"/>
          <w:rFonts w:asciiTheme="majorHAnsi" w:hAnsiTheme="majorHAnsi"/>
          <w:b/>
          <w:rPrChange w:id="38" w:author="Iwan Roberts" w:date="2016-03-11T11:03:00Z">
            <w:rPr>
              <w:ins w:id="39" w:author="Iwan Roberts" w:date="2016-03-11T11:02:00Z"/>
              <w:b/>
            </w:rPr>
          </w:rPrChange>
        </w:rPr>
      </w:pPr>
      <w:r w:rsidRPr="00917C58">
        <w:rPr>
          <w:rFonts w:asciiTheme="majorHAnsi" w:hAnsiTheme="majorHAnsi"/>
          <w:b/>
          <w:rPrChange w:id="40" w:author="Iwan Roberts" w:date="2016-03-11T11:03:00Z">
            <w:rPr>
              <w:b/>
            </w:rPr>
          </w:rPrChange>
        </w:rPr>
        <w:t>References</w:t>
      </w:r>
    </w:p>
    <w:p w:rsidR="005B6A4D" w:rsidRPr="00B46509" w:rsidRDefault="006E791A" w:rsidP="00932005">
      <w:pPr>
        <w:rPr>
          <w:b/>
        </w:rPr>
      </w:pPr>
      <w:bookmarkStart w:id="41" w:name="_GoBack"/>
      <w:ins w:id="42" w:author="Jack" w:date="2016-03-11T11:49:00Z">
        <w:r>
          <w:rPr>
            <w:rFonts w:asciiTheme="majorHAnsi" w:hAnsiTheme="majorHAnsi"/>
            <w:noProof/>
            <w:lang w:eastAsia="en-GB"/>
            <w:rPrChange w:id="43">
              <w:rPr>
                <w:noProof/>
                <w:lang w:eastAsia="en-GB"/>
              </w:rPr>
            </w:rPrChange>
          </w:rPr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19050</wp:posOffset>
              </wp:positionH>
              <wp:positionV relativeFrom="paragraph">
                <wp:posOffset>42545</wp:posOffset>
              </wp:positionV>
              <wp:extent cx="5730240" cy="4572000"/>
              <wp:effectExtent l="19050" t="0" r="3810" b="0"/>
              <wp:wrapNone/>
              <wp:docPr id="2" name="Picture 2" descr="C:\Users\Jack\AppData\Local\Microsoft\Windows\INetCache\IE\Y3FAMKHW\Dogs_and_Puppies_Fascinatingly_kids_dinosaurs_optical_illusions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Jack\AppData\Local\Microsoft\Windows\INetCache\IE\Y3FAMKHW\Dogs_and_Puppies_Fascinatingly_kids_dinosaurs_optical_illusions[1].jpg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0240" cy="4572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  <w:bookmarkEnd w:id="41"/>
    </w:p>
    <w:p w:rsidR="00774880" w:rsidRDefault="00917C58" w:rsidP="00774880">
      <w:pPr>
        <w:ind w:left="360"/>
      </w:pPr>
      <w:ins w:id="44" w:author="Jack" w:date="2016-03-11T13:22:00Z">
        <w:r w:rsidRPr="00917C58">
          <w:rPr>
            <w:rFonts w:asciiTheme="majorHAnsi" w:hAnsiTheme="majorHAnsi"/>
            <w:noProof/>
            <w:lang w:val="en-US" w:eastAsia="zh-TW"/>
          </w:rPr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6" type="#_x0000_t202" style="position:absolute;left:0;text-align:left;margin-left:173.4pt;margin-top:316.45pt;width:179.6pt;height:117.4pt;z-index:251665408;mso-width-percent:400;mso-height-percent:200;mso-width-percent:400;mso-height-percent:200;mso-width-relative:margin;mso-height-relative:margin">
              <v:textbox style="mso-fit-shape-to-text:t">
                <w:txbxContent>
                  <w:p w:rsidR="00C159D2" w:rsidRDefault="00C159D2">
                    <w:pPr>
                      <w:rPr>
                        <w:ins w:id="45" w:author="Jack" w:date="2016-03-11T13:22:00Z"/>
                      </w:rPr>
                    </w:pPr>
                    <w:ins w:id="46" w:author="Jack" w:date="2016-03-11T13:22:00Z">
                      <w:r>
                        <w:t xml:space="preserve">Pink sticky at the bottom </w:t>
                      </w:r>
                    </w:ins>
                  </w:p>
                  <w:p w:rsidR="00C159D2" w:rsidRDefault="00992D7B">
                    <w:ins w:id="47" w:author="Jack" w:date="2016-03-11T13:22:00Z">
                      <w:r>
                        <w:t>Wubba-</w:t>
                      </w:r>
                    </w:ins>
                    <w:ins w:id="48" w:author="Jack" w:date="2016-03-11T13:32:00Z">
                      <w:r>
                        <w:t>l</w:t>
                      </w:r>
                    </w:ins>
                    <w:ins w:id="49" w:author="Jack" w:date="2016-03-11T13:22:00Z">
                      <w:r w:rsidR="00C159D2">
                        <w:t>ubba dub dub!!!</w:t>
                      </w:r>
                    </w:ins>
                  </w:p>
                </w:txbxContent>
              </v:textbox>
            </v:shape>
          </w:pict>
        </w:r>
      </w:ins>
      <w:ins w:id="50" w:author="Jack" w:date="2016-03-11T12:19:00Z">
        <w:r w:rsidR="006E791A">
          <w:rPr>
            <w:noProof/>
            <w:lang w:eastAsia="en-GB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4972050</wp:posOffset>
              </wp:positionH>
              <wp:positionV relativeFrom="paragraph">
                <wp:posOffset>1828482</wp:posOffset>
              </wp:positionV>
              <wp:extent cx="3333750" cy="2505075"/>
              <wp:effectExtent l="19050" t="0" r="0" b="0"/>
              <wp:wrapNone/>
              <wp:docPr id="8" name="Picture 8" descr="C:\Users\Jack\AppData\Local\Microsoft\Windows\INetCache\IE\KO2GV4J8\Anak_kucing_siam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C:\Users\Jack\AppData\Local\Microsoft\Windows\INetCache\IE\KO2GV4J8\Anak_kucing_siam[1].jpg"/>
                      <pic:cNvPicPr>
                        <a:picLocks noChangeAspect="1" noChangeArrowheads="1"/>
                      </pic:cNvPicPr>
                    </pic:nvPicPr>
                    <pic:blipFill>
                      <a:blip r:embed="rId11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3750" cy="2505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6E791A">
          <w:rPr>
            <w:noProof/>
            <w:lang w:eastAsia="en-GB"/>
          </w:rPr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3038475</wp:posOffset>
              </wp:positionH>
              <wp:positionV relativeFrom="paragraph">
                <wp:posOffset>3633470</wp:posOffset>
              </wp:positionV>
              <wp:extent cx="5727700" cy="4295775"/>
              <wp:effectExtent l="19050" t="0" r="6350" b="0"/>
              <wp:wrapNone/>
              <wp:docPr id="7" name="Picture 7" descr="C:\Users\Jack\AppData\Local\Microsoft\Windows\INetCache\IE\3HW2241U\2722442937_432af07a24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Jack\AppData\Local\Microsoft\Windows\INetCache\IE\3HW2241U\2722442937_432af07a24[1].jpg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7700" cy="4295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6E791A">
          <w:rPr>
            <w:noProof/>
            <w:lang w:eastAsia="en-GB"/>
          </w:rPr>
          <w:drawing>
            <wp:anchor distT="0" distB="0" distL="114300" distR="114300" simplePos="0" relativeHeight="251656191" behindDoc="0" locked="0" layoutInCell="1" allowOverlap="1">
              <wp:simplePos x="0" y="0"/>
              <wp:positionH relativeFrom="column">
                <wp:posOffset>-1467485</wp:posOffset>
              </wp:positionH>
              <wp:positionV relativeFrom="paragraph">
                <wp:posOffset>1776095</wp:posOffset>
              </wp:positionV>
              <wp:extent cx="5725160" cy="5724525"/>
              <wp:effectExtent l="19050" t="0" r="8890" b="0"/>
              <wp:wrapNone/>
              <wp:docPr id="6" name="Picture 6" descr="C:\Users\Jack\AppData\Local\Microsoft\Windows\INetCache\IE\DLYXTU4K\20130723_02_006[1]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:\Users\Jack\AppData\Local\Microsoft\Windows\INetCache\IE\DLYXTU4K\20130723_02_006[1].jpg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25160" cy="5724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ins>
    </w:p>
    <w:sectPr w:rsidR="00774880" w:rsidSect="00BE1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9A1B3F"/>
    <w:multiLevelType w:val="hybridMultilevel"/>
    <w:tmpl w:val="D944C5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wan Roberts">
    <w15:presenceInfo w15:providerId="Windows Live" w15:userId="f69304d2b3a93787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trackRevisions/>
  <w:defaultTabStop w:val="720"/>
  <w:characterSpacingControl w:val="doNotCompress"/>
  <w:compat>
    <w:useFELayout/>
  </w:compat>
  <w:rsids>
    <w:rsidRoot w:val="00774880"/>
    <w:rsid w:val="000311C6"/>
    <w:rsid w:val="00097E7C"/>
    <w:rsid w:val="000C21E0"/>
    <w:rsid w:val="000E4407"/>
    <w:rsid w:val="00110352"/>
    <w:rsid w:val="001628C2"/>
    <w:rsid w:val="001771C6"/>
    <w:rsid w:val="001B1635"/>
    <w:rsid w:val="001E1D9C"/>
    <w:rsid w:val="00203232"/>
    <w:rsid w:val="002053ED"/>
    <w:rsid w:val="00212866"/>
    <w:rsid w:val="00214004"/>
    <w:rsid w:val="00231946"/>
    <w:rsid w:val="00236ECA"/>
    <w:rsid w:val="00241D0A"/>
    <w:rsid w:val="00261224"/>
    <w:rsid w:val="00270286"/>
    <w:rsid w:val="00272C78"/>
    <w:rsid w:val="002748D0"/>
    <w:rsid w:val="002A016B"/>
    <w:rsid w:val="002A1ED3"/>
    <w:rsid w:val="002B362F"/>
    <w:rsid w:val="002C643A"/>
    <w:rsid w:val="002D2EB0"/>
    <w:rsid w:val="002D614E"/>
    <w:rsid w:val="002D757C"/>
    <w:rsid w:val="002F79FB"/>
    <w:rsid w:val="0033354B"/>
    <w:rsid w:val="00350DD9"/>
    <w:rsid w:val="00353850"/>
    <w:rsid w:val="003A1E60"/>
    <w:rsid w:val="003E2CD7"/>
    <w:rsid w:val="00422D17"/>
    <w:rsid w:val="004534FB"/>
    <w:rsid w:val="004870FF"/>
    <w:rsid w:val="004A1D5F"/>
    <w:rsid w:val="004A4E84"/>
    <w:rsid w:val="004E17E7"/>
    <w:rsid w:val="00514B33"/>
    <w:rsid w:val="0051597C"/>
    <w:rsid w:val="00524529"/>
    <w:rsid w:val="00531316"/>
    <w:rsid w:val="00556622"/>
    <w:rsid w:val="00581169"/>
    <w:rsid w:val="00584CEB"/>
    <w:rsid w:val="00586BD5"/>
    <w:rsid w:val="005B6A4D"/>
    <w:rsid w:val="005C0D31"/>
    <w:rsid w:val="005D5975"/>
    <w:rsid w:val="005F05A1"/>
    <w:rsid w:val="006011D4"/>
    <w:rsid w:val="006132CD"/>
    <w:rsid w:val="00626F50"/>
    <w:rsid w:val="00640BAF"/>
    <w:rsid w:val="00662148"/>
    <w:rsid w:val="006704E2"/>
    <w:rsid w:val="0069414E"/>
    <w:rsid w:val="006B51F7"/>
    <w:rsid w:val="006D1DD1"/>
    <w:rsid w:val="006E791A"/>
    <w:rsid w:val="00716B84"/>
    <w:rsid w:val="00726759"/>
    <w:rsid w:val="00727DBA"/>
    <w:rsid w:val="007642A7"/>
    <w:rsid w:val="00765488"/>
    <w:rsid w:val="00774880"/>
    <w:rsid w:val="007C1032"/>
    <w:rsid w:val="00814CFC"/>
    <w:rsid w:val="00815260"/>
    <w:rsid w:val="00827E9C"/>
    <w:rsid w:val="008356C9"/>
    <w:rsid w:val="00841099"/>
    <w:rsid w:val="00881A48"/>
    <w:rsid w:val="00885422"/>
    <w:rsid w:val="008943EF"/>
    <w:rsid w:val="008A438B"/>
    <w:rsid w:val="008E51A2"/>
    <w:rsid w:val="00903CAF"/>
    <w:rsid w:val="00911ED6"/>
    <w:rsid w:val="00917C58"/>
    <w:rsid w:val="00932005"/>
    <w:rsid w:val="00932A05"/>
    <w:rsid w:val="00962BCC"/>
    <w:rsid w:val="00963773"/>
    <w:rsid w:val="0098484C"/>
    <w:rsid w:val="0098512F"/>
    <w:rsid w:val="00992D7B"/>
    <w:rsid w:val="009B522C"/>
    <w:rsid w:val="009D07DF"/>
    <w:rsid w:val="009D1D67"/>
    <w:rsid w:val="009F511F"/>
    <w:rsid w:val="00A06EAC"/>
    <w:rsid w:val="00A53446"/>
    <w:rsid w:val="00A87751"/>
    <w:rsid w:val="00A9799E"/>
    <w:rsid w:val="00AA751A"/>
    <w:rsid w:val="00AE6D86"/>
    <w:rsid w:val="00AE7ADD"/>
    <w:rsid w:val="00B119DD"/>
    <w:rsid w:val="00B15619"/>
    <w:rsid w:val="00B205CA"/>
    <w:rsid w:val="00B46509"/>
    <w:rsid w:val="00BA0C11"/>
    <w:rsid w:val="00BD3EC7"/>
    <w:rsid w:val="00BD4B88"/>
    <w:rsid w:val="00BE0446"/>
    <w:rsid w:val="00BE1614"/>
    <w:rsid w:val="00BE2D20"/>
    <w:rsid w:val="00BF49A0"/>
    <w:rsid w:val="00C159D2"/>
    <w:rsid w:val="00C22CA6"/>
    <w:rsid w:val="00C34554"/>
    <w:rsid w:val="00C6268C"/>
    <w:rsid w:val="00C867DD"/>
    <w:rsid w:val="00C93B35"/>
    <w:rsid w:val="00CA27B6"/>
    <w:rsid w:val="00CC7782"/>
    <w:rsid w:val="00CD3D97"/>
    <w:rsid w:val="00CD466F"/>
    <w:rsid w:val="00D01D71"/>
    <w:rsid w:val="00D30436"/>
    <w:rsid w:val="00D56498"/>
    <w:rsid w:val="00DE77AC"/>
    <w:rsid w:val="00DF24D9"/>
    <w:rsid w:val="00E40181"/>
    <w:rsid w:val="00E64E49"/>
    <w:rsid w:val="00F16E99"/>
    <w:rsid w:val="00F314F9"/>
    <w:rsid w:val="00F34BAC"/>
    <w:rsid w:val="00F62289"/>
    <w:rsid w:val="00F902F3"/>
    <w:rsid w:val="00F94D30"/>
    <w:rsid w:val="00FB17A4"/>
    <w:rsid w:val="00FB4BB7"/>
    <w:rsid w:val="00FD3B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6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48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6A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A4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 Roberts</dc:creator>
  <cp:keywords/>
  <dc:description/>
  <cp:lastModifiedBy>Jack</cp:lastModifiedBy>
  <cp:revision>9</cp:revision>
  <dcterms:created xsi:type="dcterms:W3CDTF">2016-03-11T09:56:00Z</dcterms:created>
  <dcterms:modified xsi:type="dcterms:W3CDTF">2016-03-11T13:33:00Z</dcterms:modified>
</cp:coreProperties>
</file>